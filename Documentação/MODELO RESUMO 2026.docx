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368D9F42" w:rsidR="009718DE" w:rsidRPr="000D02E4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rPrChange w:id="0" w:author="LUYDE" w:date="2026-10-06T20:05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del w:id="1" w:author="LUYDE" w:date="2026-10-06T20:05:00Z">
        <w:r w:rsidRPr="000D02E4" w:rsidDel="000D02E4">
          <w:rPr>
            <w:rFonts w:ascii="Times New Roman" w:hAnsi="Times New Roman"/>
            <w:b/>
            <w:sz w:val="28"/>
            <w:rPrChange w:id="2" w:author="LUYDE" w:date="2026-10-06T20:05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[</w:delText>
        </w:r>
      </w:del>
      <w:ins w:id="3" w:author="LUYDE" w:date="2026-10-06T20:05:00Z">
        <w:r w:rsidR="000D02E4" w:rsidRPr="000D02E4">
          <w:rPr>
            <w:rFonts w:ascii="Times New Roman" w:hAnsi="Times New Roman"/>
            <w:b/>
            <w:sz w:val="28"/>
          </w:rPr>
          <w:t>EFICIÊNCIA ENERGÉTICA E REDUÇÃO DE CUSTOS EM MÉDIAS EMPRESAS: UMA ANÁLISE SOBRE A ADOÇÃO DE TI VERDE</w:t>
        </w:r>
      </w:ins>
      <w:del w:id="4" w:author="LUYDE" w:date="2026-10-06T20:05:00Z">
        <w:r w:rsidRPr="000D02E4" w:rsidDel="000D02E4">
          <w:rPr>
            <w:rFonts w:ascii="Times New Roman" w:hAnsi="Times New Roman"/>
            <w:b/>
            <w:sz w:val="28"/>
            <w:rPrChange w:id="5" w:author="LUYDE" w:date="2026-10-06T20:05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COLE AQUI O TÍTULO FINAL DO TRABALHO]</w:delText>
        </w:r>
      </w:del>
    </w:p>
    <w:p w14:paraId="434C6D26" w14:textId="77777777" w:rsidR="00A866D7" w:rsidRPr="000D02E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  <w:rPrChange w:id="6" w:author="LUYDE" w:date="2026-10-06T20:05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7"/>
    </w:p>
    <w:p w14:paraId="66041129" w14:textId="0F9218D9" w:rsidR="0072291A" w:rsidRPr="000D02E4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rPrChange w:id="8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9" w:author="Isabella" w:date="2026-10-06T19:05:00Z">
        <w:r w:rsidRPr="000D02E4">
          <w:rPr>
            <w:rFonts w:ascii="Times New Roman" w:hAnsi="Times New Roman" w:cs="Times New Roman"/>
            <w:sz w:val="24"/>
            <w:szCs w:val="24"/>
            <w:rPrChange w:id="10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11" w:author="Isabella" w:date="2026-10-06T19:11:00Z">
        <w:r w:rsidRPr="000D02E4">
          <w:rPr>
            <w:rFonts w:ascii="Times New Roman" w:hAnsi="Times New Roman" w:cs="Times New Roman"/>
            <w:sz w:val="24"/>
            <w:szCs w:val="24"/>
            <w:rPrChange w:id="12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3" w:author="Isabella" w:date="2026-10-06T19:05:00Z">
        <w:r w:rsidR="0072291A" w:rsidRPr="000D02E4" w:rsidDel="006D5DF8">
          <w:rPr>
            <w:rFonts w:ascii="Times New Roman" w:hAnsi="Times New Roman" w:cs="Times New Roman"/>
            <w:sz w:val="24"/>
            <w:szCs w:val="24"/>
            <w:rPrChange w:id="14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0D02E4">
        <w:rPr>
          <w:rStyle w:val="Refdenotaderodap"/>
          <w:rFonts w:ascii="Times New Roman" w:hAnsi="Times New Roman" w:cs="Times New Roman"/>
          <w:sz w:val="24"/>
          <w:szCs w:val="24"/>
          <w:rPrChange w:id="15" w:author="LUYDE" w:date="2026-10-06T20:05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0C4FFE34" w:rsidR="00FC70D8" w:rsidRPr="000D02E4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rPrChange w:id="50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51" w:author="LUYDE" w:date="2026-10-06T19:59:00Z">
        <w:r w:rsidRPr="000D02E4" w:rsidDel="000D02E4">
          <w:rPr>
            <w:rFonts w:ascii="Times New Roman" w:hAnsi="Times New Roman" w:cs="Times New Roman"/>
            <w:sz w:val="24"/>
            <w:szCs w:val="24"/>
            <w:rPrChange w:id="52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1]</w:delText>
        </w:r>
        <w:r w:rsidR="00FC70D8" w:rsidRPr="000D02E4" w:rsidDel="000D02E4">
          <w:rPr>
            <w:rStyle w:val="Refdenotaderodap"/>
            <w:rFonts w:ascii="Times New Roman" w:hAnsi="Times New Roman" w:cs="Times New Roman"/>
            <w:sz w:val="24"/>
            <w:szCs w:val="24"/>
            <w:rPrChange w:id="53" w:author="LUYDE" w:date="2026-10-06T20:05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2"/>
        </w:r>
      </w:del>
      <w:ins w:id="60" w:author="LUYDE" w:date="2026-10-06T19:59:00Z">
        <w:r w:rsidR="000D02E4" w:rsidRPr="000D02E4">
          <w:rPr>
            <w:rFonts w:ascii="Times New Roman" w:hAnsi="Times New Roman" w:cs="Times New Roman"/>
            <w:sz w:val="24"/>
            <w:szCs w:val="24"/>
            <w:rPrChange w:id="61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GUILHERME</w:t>
        </w:r>
      </w:ins>
      <w:ins w:id="62" w:author="LUYDE" w:date="2026-10-06T20:00:00Z">
        <w:r w:rsidR="000D02E4" w:rsidRPr="000D02E4">
          <w:rPr>
            <w:rFonts w:ascii="Times New Roman" w:hAnsi="Times New Roman" w:cs="Times New Roman"/>
            <w:sz w:val="24"/>
            <w:szCs w:val="24"/>
            <w:rPrChange w:id="63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 ALEXANDRE CIATTI URIEL²</w:t>
        </w:r>
      </w:ins>
    </w:p>
    <w:p w14:paraId="0EBA97DB" w14:textId="0B63DFF3" w:rsidR="00595417" w:rsidRPr="000D02E4" w:rsidRDefault="000D02E4" w:rsidP="000D02E4">
      <w:pPr>
        <w:spacing w:after="0" w:line="240" w:lineRule="auto"/>
        <w:ind w:left="4247" w:firstLine="709"/>
        <w:rPr>
          <w:rFonts w:ascii="Times New Roman" w:hAnsi="Times New Roman" w:cs="Times New Roman"/>
          <w:sz w:val="24"/>
          <w:szCs w:val="24"/>
          <w:rPrChange w:id="64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65" w:author="LUYDE" w:date="2026-10-06T20:03:00Z">
          <w:pPr>
            <w:spacing w:after="0" w:line="240" w:lineRule="auto"/>
            <w:ind w:firstLine="709"/>
            <w:jc w:val="right"/>
          </w:pPr>
        </w:pPrChange>
      </w:pPr>
      <w:ins w:id="66" w:author="LUYDE" w:date="2026-10-06T20:03:00Z">
        <w:r w:rsidRPr="000D02E4">
          <w:rPr>
            <w:rFonts w:ascii="Times New Roman" w:hAnsi="Times New Roman" w:cs="Times New Roman"/>
            <w:sz w:val="24"/>
            <w:szCs w:val="24"/>
            <w:rPrChange w:id="67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  </w:t>
        </w:r>
      </w:ins>
      <w:ins w:id="68" w:author="LUYDE" w:date="2026-10-06T20:00:00Z">
        <w:r w:rsidRPr="000D02E4">
          <w:rPr>
            <w:rFonts w:ascii="Times New Roman" w:hAnsi="Times New Roman" w:cs="Times New Roman"/>
            <w:sz w:val="24"/>
            <w:szCs w:val="24"/>
            <w:rPrChange w:id="69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LUYDE </w:t>
        </w:r>
      </w:ins>
      <w:ins w:id="70" w:author="LUYDE" w:date="2026-10-06T20:01:00Z">
        <w:r w:rsidRPr="000D02E4">
          <w:rPr>
            <w:rFonts w:ascii="Times New Roman" w:hAnsi="Times New Roman" w:cs="Times New Roman"/>
            <w:sz w:val="24"/>
            <w:szCs w:val="24"/>
            <w:rPrChange w:id="71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AMORIM CERQUEIRA³</w:t>
        </w:r>
      </w:ins>
      <w:del w:id="72" w:author="LUYDE" w:date="2026-10-06T20:00:00Z">
        <w:r w:rsidR="00595417" w:rsidRPr="000D02E4" w:rsidDel="000D02E4">
          <w:rPr>
            <w:rFonts w:ascii="Times New Roman" w:hAnsi="Times New Roman" w:cs="Times New Roman"/>
            <w:sz w:val="24"/>
            <w:szCs w:val="24"/>
            <w:rPrChange w:id="73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  <w:r w:rsidR="00595417" w:rsidRPr="000D02E4" w:rsidDel="000D02E4">
          <w:rPr>
            <w:rStyle w:val="Refdenotaderodap"/>
            <w:rFonts w:ascii="Times New Roman" w:hAnsi="Times New Roman" w:cs="Times New Roman"/>
            <w:sz w:val="24"/>
            <w:szCs w:val="24"/>
            <w:rPrChange w:id="74" w:author="LUYDE" w:date="2026-10-06T20:05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3"/>
        </w:r>
      </w:del>
    </w:p>
    <w:p w14:paraId="2760661B" w14:textId="11F3FC71" w:rsidR="00595417" w:rsidRPr="000D02E4" w:rsidRDefault="000D02E4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rPrChange w:id="80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81" w:author="LUYDE" w:date="2026-10-06T20:01:00Z">
        <w:r w:rsidRPr="000D02E4">
          <w:rPr>
            <w:rFonts w:ascii="Times New Roman" w:hAnsi="Times New Roman" w:cs="Times New Roman"/>
            <w:sz w:val="24"/>
            <w:szCs w:val="24"/>
            <w:rPrChange w:id="82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GABRIEL SILVA</w:t>
        </w:r>
      </w:ins>
      <w:del w:id="83" w:author="LUYDE" w:date="2026-10-06T20:01:00Z">
        <w:r w:rsidR="00595417" w:rsidRPr="000D02E4" w:rsidDel="000D02E4">
          <w:rPr>
            <w:rFonts w:ascii="Times New Roman" w:hAnsi="Times New Roman" w:cs="Times New Roman"/>
            <w:sz w:val="24"/>
            <w:szCs w:val="24"/>
            <w:rPrChange w:id="84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</w:del>
      <w:r w:rsidR="00595417" w:rsidRPr="000D02E4">
        <w:rPr>
          <w:rStyle w:val="Refdenotaderodap"/>
          <w:rFonts w:ascii="Times New Roman" w:hAnsi="Times New Roman" w:cs="Times New Roman"/>
          <w:sz w:val="24"/>
          <w:szCs w:val="24"/>
          <w:rPrChange w:id="85" w:author="LUYDE" w:date="2026-10-06T20:05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4"/>
      </w:r>
      <w:commentRangeEnd w:id="7"/>
      <w:r w:rsidR="001736FF" w:rsidRPr="000D02E4">
        <w:rPr>
          <w:rStyle w:val="Refdecomentrio"/>
          <w:rFonts w:ascii="Times New Roman" w:hAnsi="Times New Roman"/>
          <w:sz w:val="24"/>
          <w:rPrChange w:id="110" w:author="LUYDE" w:date="2026-10-06T20:05:00Z">
            <w:rPr>
              <w:rStyle w:val="Refdecomentrio"/>
              <w:rFonts w:ascii="Times New Roman" w:hAnsi="Times New Roman"/>
              <w:sz w:val="24"/>
            </w:rPr>
          </w:rPrChange>
        </w:rPr>
        <w:commentReference w:id="7"/>
      </w:r>
    </w:p>
    <w:p w14:paraId="3839E077" w14:textId="62268046" w:rsidR="00595417" w:rsidRPr="000D02E4" w:rsidRDefault="000D02E4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rPrChange w:id="111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12" w:author="LUYDE" w:date="2026-10-06T20:02:00Z">
        <w:r w:rsidRPr="000D02E4">
          <w:rPr>
            <w:rFonts w:ascii="Times New Roman" w:hAnsi="Times New Roman" w:cs="Times New Roman"/>
            <w:sz w:val="24"/>
            <w:szCs w:val="24"/>
            <w:rPrChange w:id="113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LUIZ CARLOS</w:t>
        </w:r>
        <w:r w:rsidRPr="000D02E4">
          <w:rPr>
            <w:rPrChange w:id="114" w:author="LUYDE" w:date="2026-10-06T20:05:00Z">
              <w:rPr/>
            </w:rPrChange>
          </w:rPr>
          <w:t xml:space="preserve"> </w:t>
        </w:r>
        <w:r w:rsidRPr="000D02E4">
          <w:rPr>
            <w:rPrChange w:id="115" w:author="LUYDE" w:date="2026-10-06T20:05:00Z">
              <w:rPr/>
            </w:rPrChange>
          </w:rPr>
          <w:t>⁵</w:t>
        </w:r>
      </w:ins>
    </w:p>
    <w:p w14:paraId="1F651A16" w14:textId="77777777" w:rsidR="00595417" w:rsidRPr="000D02E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  <w:rPrChange w:id="116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0D02E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rPrChange w:id="117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0D02E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rPrChange w:id="118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0D02E4" w:rsidDel="006D5DF8" w:rsidRDefault="00A866D7" w:rsidP="00AD1B1B">
      <w:pPr>
        <w:spacing w:after="0" w:line="240" w:lineRule="auto"/>
        <w:jc w:val="both"/>
        <w:rPr>
          <w:del w:id="119" w:author="Isabella" w:date="2026-10-06T19:05:00Z"/>
          <w:rFonts w:ascii="Times New Roman" w:hAnsi="Times New Roman" w:cs="Times New Roman"/>
          <w:b/>
          <w:sz w:val="24"/>
          <w:szCs w:val="24"/>
          <w:rPrChange w:id="120" w:author="LUYDE" w:date="2026-10-06T20:05:00Z">
            <w:rPr>
              <w:del w:id="121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22"/>
      <w:r w:rsidRPr="000D02E4">
        <w:rPr>
          <w:rFonts w:ascii="Times New Roman" w:hAnsi="Times New Roman" w:cs="Times New Roman"/>
          <w:b/>
          <w:sz w:val="24"/>
          <w:szCs w:val="24"/>
          <w:rPrChange w:id="123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22"/>
      <w:r w:rsidR="0030327C" w:rsidRPr="000D02E4">
        <w:rPr>
          <w:rStyle w:val="Refdecomentrio"/>
          <w:rFonts w:ascii="Times New Roman" w:hAnsi="Times New Roman" w:cs="Times New Roman"/>
          <w:b/>
          <w:sz w:val="24"/>
          <w:szCs w:val="24"/>
          <w:rPrChange w:id="124" w:author="LUYDE" w:date="2026-10-06T20:05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22"/>
      </w:r>
    </w:p>
    <w:p w14:paraId="548185A3" w14:textId="77777777" w:rsidR="00CF7C84" w:rsidRPr="000D02E4" w:rsidDel="006D5DF8" w:rsidRDefault="00CF7C84" w:rsidP="00AD1B1B">
      <w:pPr>
        <w:spacing w:after="0" w:line="240" w:lineRule="auto"/>
        <w:jc w:val="both"/>
        <w:rPr>
          <w:del w:id="125" w:author="Isabella" w:date="2026-10-06T19:05:00Z"/>
          <w:rFonts w:ascii="Times New Roman" w:hAnsi="Times New Roman" w:cs="Times New Roman"/>
          <w:b/>
          <w:sz w:val="24"/>
          <w:szCs w:val="24"/>
          <w:rPrChange w:id="126" w:author="LUYDE" w:date="2026-10-06T20:05:00Z">
            <w:rPr>
              <w:del w:id="127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6DDD9E2E" w:rsidR="00623E37" w:rsidRPr="00B960E1" w:rsidDel="00B960E1" w:rsidRDefault="00AE49E2" w:rsidP="00B960E1">
      <w:pPr>
        <w:pStyle w:val="NormalWeb"/>
        <w:rPr>
          <w:del w:id="128" w:author="LUYDE" w:date="2026-10-06T20:25:00Z"/>
          <w:rPrChange w:id="129" w:author="LUYDE" w:date="2026-10-06T20:25:00Z">
            <w:rPr>
              <w:del w:id="130" w:author="LUYDE" w:date="2026-10-06T20:25:00Z"/>
              <w:rFonts w:ascii="Times New Roman" w:hAnsi="Times New Roman" w:cs="Times New Roman"/>
              <w:sz w:val="24"/>
              <w:szCs w:val="24"/>
            </w:rPr>
          </w:rPrChange>
        </w:rPr>
        <w:pPrChange w:id="131" w:author="LUYDE" w:date="2026-10-06T20:25:00Z">
          <w:pPr>
            <w:spacing w:after="0" w:line="360" w:lineRule="auto"/>
          </w:pPr>
        </w:pPrChange>
      </w:pPr>
      <w:del w:id="132" w:author="Isabella" w:date="2026-10-06T19:05:00Z">
        <w:r w:rsidRPr="000D02E4" w:rsidDel="006D5DF8">
          <w:rPr>
            <w:b/>
            <w:rPrChange w:id="133" w:author="LUYDE" w:date="2026-10-06T20:05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0D02E4" w:rsidDel="006D5DF8">
          <w:rPr>
            <w:i/>
            <w:rPrChange w:id="134" w:author="LUYDE" w:date="2026-10-06T20:05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0D02E4">
        <w:rPr>
          <w:i/>
          <w:rPrChange w:id="135" w:author="LUYDE" w:date="2026-10-06T20:05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0D02E4">
        <w:rPr>
          <w:i/>
          <w:rPrChange w:id="136" w:author="LUYDE" w:date="2026-10-06T20:05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ins w:id="137" w:author="LUYDE" w:date="2026-10-06T20:25:00Z">
        <w:r w:rsidR="00B960E1">
          <w:br/>
          <w:t xml:space="preserve">No mundo atual é quase impossível pensar em qualquer empresa funcionando sem uma estrutura de TI forte por trás. </w:t>
        </w:r>
      </w:ins>
      <w:ins w:id="138" w:author="LUYDE" w:date="2026-10-06T20:29:00Z">
        <w:r w:rsidR="005C38A7">
          <w:t>A dificuldade</w:t>
        </w:r>
      </w:ins>
      <w:ins w:id="139" w:author="LUYDE" w:date="2026-10-06T20:25:00Z">
        <w:r w:rsidR="00B960E1">
          <w:t xml:space="preserve"> é que quanto mais servidores e equipamentos são ligados, maior fica a conta de luz no final do mês e mais energia esses ambientes consomem. Nas médias empresas esse impacto é sentido diretamente, pois elas precisam manter sistemas rápidos e disponíveis, mas nem sempre </w:t>
        </w:r>
      </w:ins>
      <w:ins w:id="140" w:author="LUYDE" w:date="2026-10-06T20:30:00Z">
        <w:r w:rsidR="005C38A7">
          <w:t>utilizam</w:t>
        </w:r>
      </w:ins>
      <w:ins w:id="141" w:author="LUYDE" w:date="2026-10-06T20:25:00Z">
        <w:r w:rsidR="00B960E1">
          <w:t xml:space="preserve"> do orçamento gigante das grandes </w:t>
        </w:r>
      </w:ins>
      <w:ins w:id="142" w:author="LUYDE" w:date="2026-10-06T20:30:00Z">
        <w:r w:rsidR="005C38A7">
          <w:t>empresas</w:t>
        </w:r>
      </w:ins>
      <w:ins w:id="143" w:author="LUYDE" w:date="2026-10-06T20:25:00Z">
        <w:r w:rsidR="00B960E1">
          <w:t xml:space="preserve">. Apesar de existirem muitas conversas sobre sustentabilidade, ainda há pouca clareza de como </w:t>
        </w:r>
      </w:ins>
      <w:ins w:id="144" w:author="LUYDE" w:date="2026-10-06T20:31:00Z">
        <w:r w:rsidR="005C38A7">
          <w:t>implementar essas</w:t>
        </w:r>
      </w:ins>
      <w:ins w:id="145" w:author="LUYDE" w:date="2026-10-06T20:30:00Z">
        <w:r w:rsidR="005C38A7">
          <w:t xml:space="preserve"> </w:t>
        </w:r>
      </w:ins>
      <w:ins w:id="146" w:author="LUYDE" w:date="2026-10-06T20:25:00Z">
        <w:r w:rsidR="00B960E1">
          <w:t xml:space="preserve">soluções de forma simples e sem gastar </w:t>
        </w:r>
      </w:ins>
      <w:ins w:id="147" w:author="LUYDE" w:date="2026-10-06T20:30:00Z">
        <w:r w:rsidR="005C38A7">
          <w:t>grandes quantidades</w:t>
        </w:r>
      </w:ins>
      <w:ins w:id="148" w:author="LUYDE" w:date="2026-10-06T20:25:00Z">
        <w:r w:rsidR="00B960E1">
          <w:t xml:space="preserve"> de dinheiro. A TI Verde surge justamente para tentar </w:t>
        </w:r>
      </w:ins>
      <w:ins w:id="149" w:author="LUYDE" w:date="2026-10-06T20:31:00Z">
        <w:r w:rsidR="005C38A7">
          <w:t>ajustar esta dificuldade</w:t>
        </w:r>
      </w:ins>
      <w:ins w:id="150" w:author="LUYDE" w:date="2026-10-06T20:25:00Z">
        <w:r w:rsidR="00B960E1">
          <w:t>. É praticamente inviável imaginar uma empresa operando sem uma sólida infraestrutura de TI nos dias de hoje. O problema é que a conta de luz aumenta no final do mês à medida que mais servidores e equipamentos são conectados, e esses ambientes consomem</w:t>
        </w:r>
      </w:ins>
      <w:ins w:id="151" w:author="LUYDE" w:date="2026-10-06T20:33:00Z">
        <w:r w:rsidR="005C38A7">
          <w:t xml:space="preserve"> muito</w:t>
        </w:r>
      </w:ins>
      <w:ins w:id="152" w:author="LUYDE" w:date="2026-10-06T20:25:00Z">
        <w:r w:rsidR="00B960E1">
          <w:t xml:space="preserve"> mais energia. Nas médias empresas, esse efeito é percebido de forma direta, uma vez que elas precisam manter sistemas </w:t>
        </w:r>
      </w:ins>
      <w:ins w:id="153" w:author="LUYDE" w:date="2026-10-06T20:33:00Z">
        <w:r w:rsidR="005C38A7">
          <w:t>sempre ligados</w:t>
        </w:r>
      </w:ins>
      <w:ins w:id="154" w:author="LUYDE" w:date="2026-10-06T20:25:00Z">
        <w:r w:rsidR="00B960E1">
          <w:t xml:space="preserve"> e acessíveis, porém nem sempre possuem o </w:t>
        </w:r>
      </w:ins>
      <w:ins w:id="155" w:author="LUYDE" w:date="2026-10-06T20:33:00Z">
        <w:r w:rsidR="005C38A7">
          <w:t>dinheiro</w:t>
        </w:r>
      </w:ins>
      <w:ins w:id="156" w:author="LUYDE" w:date="2026-10-06T20:25:00Z">
        <w:r w:rsidR="00B960E1">
          <w:t xml:space="preserve"> considerável</w:t>
        </w:r>
      </w:ins>
      <w:ins w:id="157" w:author="LUYDE" w:date="2026-10-06T20:33:00Z">
        <w:r w:rsidR="005C38A7">
          <w:t xml:space="preserve"> para melhorar como</w:t>
        </w:r>
      </w:ins>
      <w:ins w:id="158" w:author="LUYDE" w:date="2026-10-06T20:25:00Z">
        <w:r w:rsidR="00B960E1">
          <w:t xml:space="preserve"> das grandes corporações. Embora haja muitas discussões sobre sustentabilidade, ainda não está claro como implementar soluções ecológicas de maneira simples e econômica</w:t>
        </w:r>
      </w:ins>
      <w:ins w:id="159" w:author="LUYDE" w:date="2026-10-06T20:34:00Z">
        <w:r w:rsidR="005C38A7">
          <w:t xml:space="preserve"> a </w:t>
        </w:r>
      </w:ins>
      <w:ins w:id="160" w:author="LUYDE" w:date="2026-10-06T20:25:00Z">
        <w:r w:rsidR="00B960E1">
          <w:t xml:space="preserve">TI Verde </w:t>
        </w:r>
      </w:ins>
      <w:ins w:id="161" w:author="LUYDE" w:date="2026-10-06T20:34:00Z">
        <w:r w:rsidR="005C38A7">
          <w:t>é</w:t>
        </w:r>
      </w:ins>
      <w:ins w:id="162" w:author="LUYDE" w:date="2026-10-06T20:25:00Z">
        <w:r w:rsidR="00B960E1">
          <w:t xml:space="preserve"> exatamente para buscar o </w:t>
        </w:r>
      </w:ins>
      <w:ins w:id="163" w:author="LUYDE" w:date="2026-10-06T20:34:00Z">
        <w:r w:rsidR="005C38A7">
          <w:t xml:space="preserve">a solução ecológica juntamente de uma economia mais </w:t>
        </w:r>
        <w:proofErr w:type="spellStart"/>
        <w:r w:rsidR="005C38A7">
          <w:t>acessivel</w:t>
        </w:r>
      </w:ins>
      <w:proofErr w:type="spellEnd"/>
      <w:ins w:id="164" w:author="LUYDE" w:date="2026-10-06T20:25:00Z">
        <w:r w:rsidR="00B960E1">
          <w:t xml:space="preserve">. Com isso em mente, esta pesquisa procura responder à seguinte pergunta: de que maneira a implementação de práticas de TI Verde, </w:t>
        </w:r>
      </w:ins>
      <w:ins w:id="165" w:author="LUYDE" w:date="2026-10-06T20:35:00Z">
        <w:r w:rsidR="005C38A7">
          <w:t>pode ajudar a encontrar esse equilíbrio na empresa</w:t>
        </w:r>
      </w:ins>
      <w:ins w:id="166" w:author="LUYDE" w:date="2026-10-06T20:25:00Z">
        <w:r w:rsidR="00B960E1">
          <w:t xml:space="preserve">. A pesquisa de artigos foi realizada entre agosto e setembro de 2026 nas bases de dados IEEE </w:t>
        </w:r>
        <w:proofErr w:type="spellStart"/>
        <w:r w:rsidR="00B960E1">
          <w:t>Xplore</w:t>
        </w:r>
        <w:proofErr w:type="spellEnd"/>
        <w:r w:rsidR="00B960E1">
          <w:t xml:space="preserve">, SciELO, LACCEI e Scopus. Para encontrar os trabalhos adequados, utilizaram-se </w:t>
        </w:r>
        <w:r w:rsidR="00B960E1">
          <w:lastRenderedPageBreak/>
          <w:t xml:space="preserve">combinações de palavras-chave como "TI Verde", "Virtualização de Servidores", "Eficiência Energética em Data Centers" e "Green IT </w:t>
        </w:r>
        <w:proofErr w:type="spellStart"/>
        <w:r w:rsidR="00B960E1">
          <w:t>SMEs</w:t>
        </w:r>
        <w:proofErr w:type="spellEnd"/>
        <w:r w:rsidR="00B960E1">
          <w:t xml:space="preserve">". Definiram-se como critérios de inclusão: artigos completos publicados entre 2021 e 2026, escritos em português ou inglês, e que abordassem diretamente o impacto financeiro ou técnico da computação verde em servidores corporativos. Foram </w:t>
        </w:r>
      </w:ins>
      <w:ins w:id="167" w:author="LUYDE" w:date="2026-10-06T20:36:00Z">
        <w:r w:rsidR="005C38A7">
          <w:t>deletados</w:t>
        </w:r>
      </w:ins>
      <w:ins w:id="168" w:author="LUYDE" w:date="2026-10-06T20:25:00Z">
        <w:r w:rsidR="00B960E1">
          <w:t xml:space="preserve"> </w:t>
        </w:r>
      </w:ins>
      <w:ins w:id="169" w:author="LUYDE" w:date="2026-10-06T20:36:00Z">
        <w:r w:rsidR="005C38A7">
          <w:t>artigos</w:t>
        </w:r>
      </w:ins>
      <w:ins w:id="170" w:author="LUYDE" w:date="2026-10-06T20:25:00Z">
        <w:r w:rsidR="00B960E1">
          <w:t xml:space="preserve"> focados apenas em reciclagem de lixo eletrônico doméstico. Após a </w:t>
        </w:r>
      </w:ins>
      <w:ins w:id="171" w:author="LUYDE" w:date="2026-10-06T20:36:00Z">
        <w:r w:rsidR="005C38A7">
          <w:t>verificação</w:t>
        </w:r>
      </w:ins>
      <w:ins w:id="172" w:author="LUYDE" w:date="2026-10-06T20:25:00Z">
        <w:r w:rsidR="00B960E1">
          <w:t xml:space="preserve"> e leitura integral dos textos, selecionaram-se três trabalhos principais para compor a matriz de análise do artigo. Ao cruzar os dados dos estudos analisados, percebe-se uma clara convergência sobre a eficácia da virtualização como ferramenta principal para poupar energia na TI. No entanto, existe uma lacuna evidente na literatura: a maioria das pesquisas foca-se em grandes data centers ou traz modelos teóricos genéricos. Faltam guias práticos e metodologias simplificadas que mostrem ao gestor de uma média empresa exatamente em quanto tempo o investimento em TI Verde se paga na prática, permitindo-lhe tomar decisões sem depender de consultorias externas dispendiosas. Este trabalho buscou analisar o impacto das práticas de TI Verde na redução do consumo de energia e dos custos em médias empresas. </w:t>
        </w:r>
        <w:proofErr w:type="spellStart"/>
        <w:r w:rsidR="00B960E1">
          <w:t>Respondedo</w:t>
        </w:r>
        <w:proofErr w:type="spellEnd"/>
        <w:r w:rsidR="00B960E1">
          <w:t xml:space="preserve"> ao problema de pesquisa, conclui-se que a virtualização de servidores associada ao ajuste do arrefecimento reduz sim os custos operacionais e a fatura de eletricidade de forma direta, ao mesmo tempo em que </w:t>
        </w:r>
      </w:ins>
      <w:ins w:id="173" w:author="LUYDE" w:date="2026-10-06T20:44:00Z">
        <w:r w:rsidR="00D12518">
          <w:t>aumenta</w:t>
        </w:r>
      </w:ins>
      <w:ins w:id="174" w:author="LUYDE" w:date="2026-10-06T20:25:00Z">
        <w:r w:rsidR="00B960E1">
          <w:t xml:space="preserve"> a vida útil dos equipamentos. As principais limitações encontradas n</w:t>
        </w:r>
      </w:ins>
      <w:ins w:id="175" w:author="LUYDE" w:date="2026-10-06T20:44:00Z">
        <w:r w:rsidR="00D12518">
          <w:t xml:space="preserve">a </w:t>
        </w:r>
      </w:ins>
      <w:ins w:id="176" w:author="LUYDE" w:date="2026-10-06T20:25:00Z">
        <w:r w:rsidR="00B960E1">
          <w:t>pesquisa dizem respeito à pouca quantidade de dados comparativos padronizados sobre o tempo exato de retorno financeiro (ROI) em empresas de médio porte no cenário nacional. Como recomendação para trabalhos futuros, sugere-se a realização de estudos de caso empíricos que acompanhem faturas de energia e métricas de desempenho em médias empresas antes e depois da migração para ambientes virtualizados.</w:t>
        </w:r>
      </w:ins>
      <w:del w:id="177" w:author="LUYDE" w:date="2026-10-06T20:06:00Z">
        <w:r w:rsidRPr="000D02E4" w:rsidDel="000D02E4">
          <w:rPr>
            <w:bCs/>
            <w:rPrChange w:id="178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Pr="000D02E4" w:rsidDel="000D02E4">
          <w:rPr>
            <w:bCs/>
            <w:rPrChange w:id="179" w:author="LUYDE" w:date="2026-10-06T20:05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</w:del>
      <w:del w:id="180" w:author="LUYDE" w:date="2026-10-06T20:07:00Z">
        <w:r w:rsidRPr="000D02E4" w:rsidDel="000D02E4">
          <w:rPr>
            <w:bCs/>
            <w:rPrChange w:id="181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</w:del>
      <w:del w:id="182" w:author="LUYDE" w:date="2026-10-06T20:25:00Z">
        <w:r w:rsidRPr="000D02E4" w:rsidDel="00B960E1">
          <w:rPr>
            <w:bCs/>
            <w:rPrChange w:id="183" w:author="LUYDE" w:date="2026-10-06T20:05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</w:del>
      <w:del w:id="184" w:author="LUYDE" w:date="2026-10-06T20:10:00Z">
        <w:r w:rsidRPr="000D02E4" w:rsidDel="00824884">
          <w:rPr>
            <w:bCs/>
            <w:rPrChange w:id="185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Pr="000D02E4" w:rsidDel="00824884">
          <w:rPr>
            <w:bCs/>
            <w:rPrChange w:id="186" w:author="LUYDE" w:date="2026-10-06T20:05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0D02E4" w:rsidDel="00824884">
          <w:rPr>
            <w:bCs/>
            <w:rPrChange w:id="187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0D02E4" w:rsidRDefault="004708DB" w:rsidP="00B960E1">
      <w:pPr>
        <w:pStyle w:val="NormalWeb"/>
        <w:rPr>
          <w:bCs/>
          <w:rPrChange w:id="188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89" w:author="LUYDE" w:date="2026-10-06T20:25:00Z">
          <w:pPr>
            <w:spacing w:after="0" w:line="360" w:lineRule="auto"/>
            <w:jc w:val="both"/>
          </w:pPr>
        </w:pPrChange>
      </w:pPr>
    </w:p>
    <w:p w14:paraId="60524003" w14:textId="24703B75" w:rsidR="004708DB" w:rsidRPr="000D02E4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rPrChange w:id="190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0D02E4">
        <w:rPr>
          <w:rFonts w:ascii="Times New Roman" w:hAnsi="Times New Roman"/>
          <w:b/>
          <w:sz w:val="24"/>
          <w:rPrChange w:id="191" w:author="LUYDE" w:date="2026-10-06T20:05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r w:rsidRPr="000D02E4">
        <w:rPr>
          <w:rFonts w:ascii="Times New Roman" w:hAnsi="Times New Roman"/>
          <w:sz w:val="24"/>
          <w:rPrChange w:id="192" w:author="LUYDE" w:date="2026-10-06T20:05:00Z">
            <w:rPr>
              <w:rFonts w:ascii="Times New Roman" w:hAnsi="Times New Roman"/>
              <w:color w:val="1F4E79"/>
              <w:sz w:val="24"/>
            </w:rPr>
          </w:rPrChange>
        </w:rPr>
        <w:t>[</w:t>
      </w:r>
      <w:ins w:id="193" w:author="LUYDE" w:date="2026-10-06T20:04:00Z">
        <w:r w:rsidR="000D02E4" w:rsidRPr="000D02E4">
          <w:rPr>
            <w:rFonts w:ascii="Times New Roman" w:hAnsi="Times New Roman"/>
            <w:sz w:val="24"/>
            <w:rPrChange w:id="194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t>TI Verde; Virtualização; Eficiência Energética.</w:t>
        </w:r>
        <w:r w:rsidR="000D02E4" w:rsidRPr="000D02E4" w:rsidDel="000D02E4">
          <w:rPr>
            <w:rFonts w:ascii="Times New Roman" w:hAnsi="Times New Roman"/>
            <w:sz w:val="24"/>
            <w:rPrChange w:id="195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t xml:space="preserve"> </w:t>
        </w:r>
      </w:ins>
      <w:del w:id="196" w:author="LUYDE" w:date="2026-10-06T20:04:00Z">
        <w:r w:rsidRPr="000D02E4" w:rsidDel="000D02E4">
          <w:rPr>
            <w:rFonts w:ascii="Times New Roman" w:hAnsi="Times New Roman"/>
            <w:sz w:val="24"/>
            <w:rPrChange w:id="197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TRÊS PALAVRAS-CHAVE SEPARADAS POR PONTO</w:delText>
        </w:r>
      </w:del>
      <w:r w:rsidRPr="000D02E4">
        <w:rPr>
          <w:rFonts w:ascii="Times New Roman" w:hAnsi="Times New Roman"/>
          <w:sz w:val="24"/>
          <w:rPrChange w:id="198" w:author="LUYDE" w:date="2026-10-06T20:05:00Z">
            <w:rPr>
              <w:rFonts w:ascii="Times New Roman" w:hAnsi="Times New Roman"/>
              <w:color w:val="1F4E79"/>
              <w:sz w:val="24"/>
            </w:rPr>
          </w:rPrChange>
        </w:rPr>
        <w:t>]</w:t>
      </w:r>
    </w:p>
    <w:p w14:paraId="4E6E9146" w14:textId="77777777" w:rsidR="004708DB" w:rsidRPr="000D02E4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rPrChange w:id="199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0D02E4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rPrChange w:id="200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0D02E4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rPrChange w:id="201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202"/>
      <w:r w:rsidRPr="000D02E4">
        <w:rPr>
          <w:rFonts w:ascii="Times New Roman" w:hAnsi="Times New Roman" w:cs="Times New Roman"/>
          <w:b/>
          <w:sz w:val="24"/>
          <w:szCs w:val="24"/>
          <w:rPrChange w:id="203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0D02E4">
        <w:rPr>
          <w:rFonts w:ascii="Times New Roman" w:hAnsi="Times New Roman" w:cs="Times New Roman"/>
          <w:b/>
          <w:sz w:val="24"/>
          <w:szCs w:val="24"/>
          <w:rPrChange w:id="204" w:author="LUYDE" w:date="2026-10-06T20:05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202"/>
      <w:r w:rsidR="000656E9" w:rsidRPr="000D02E4">
        <w:rPr>
          <w:b/>
          <w:sz w:val="24"/>
          <w:szCs w:val="24"/>
          <w:rPrChange w:id="205" w:author="LUYDE" w:date="2026-10-06T20:05:00Z">
            <w:rPr>
              <w:b/>
              <w:sz w:val="24"/>
              <w:szCs w:val="24"/>
            </w:rPr>
          </w:rPrChange>
        </w:rPr>
        <w:commentReference w:id="202"/>
      </w:r>
    </w:p>
    <w:p w14:paraId="02F99A95" w14:textId="77777777" w:rsidR="00824884" w:rsidRPr="00824884" w:rsidRDefault="00824884" w:rsidP="00824884">
      <w:pPr>
        <w:spacing w:after="0" w:line="240" w:lineRule="auto"/>
        <w:jc w:val="both"/>
        <w:rPr>
          <w:ins w:id="206" w:author="LUYDE" w:date="2026-10-06T20:12:00Z"/>
          <w:rFonts w:ascii="Times New Roman" w:hAnsi="Times New Roman"/>
          <w:sz w:val="24"/>
        </w:rPr>
      </w:pPr>
      <w:ins w:id="207" w:author="LUYDE" w:date="2026-10-06T20:12:00Z">
        <w:r w:rsidRPr="00824884">
          <w:rPr>
            <w:rFonts w:ascii="Times New Roman" w:hAnsi="Times New Roman"/>
            <w:sz w:val="24"/>
            <w:rPrChange w:id="208" w:author="LUYDE" w:date="2026-10-06T20:12:00Z">
              <w:rPr>
                <w:rFonts w:ascii="Times New Roman" w:hAnsi="Times New Roman"/>
                <w:sz w:val="24"/>
              </w:rPr>
            </w:rPrChange>
          </w:rPr>
          <w:t xml:space="preserve">MACIEL, A. C. Tecnologias para sustentabilidade: </w:t>
        </w:r>
        <w:r w:rsidRPr="00824884">
          <w:rPr>
            <w:rFonts w:ascii="Times New Roman" w:hAnsi="Times New Roman"/>
            <w:sz w:val="24"/>
          </w:rPr>
          <w:t>uso racional de recursos e eficiência em infraestruturas digitais. Cadernos TIC, São Paulo, v. 17, n. 2, p. 12-28, 2025.</w:t>
        </w:r>
      </w:ins>
    </w:p>
    <w:p w14:paraId="3CAC079E" w14:textId="77777777" w:rsidR="00824884" w:rsidRPr="00824884" w:rsidRDefault="00824884" w:rsidP="00824884">
      <w:pPr>
        <w:spacing w:after="0" w:line="240" w:lineRule="auto"/>
        <w:jc w:val="both"/>
        <w:rPr>
          <w:ins w:id="209" w:author="LUYDE" w:date="2026-10-06T20:12:00Z"/>
          <w:rFonts w:ascii="Times New Roman" w:hAnsi="Times New Roman"/>
          <w:sz w:val="24"/>
        </w:rPr>
      </w:pPr>
    </w:p>
    <w:p w14:paraId="2EAD08CD" w14:textId="77777777" w:rsidR="00824884" w:rsidRPr="00824884" w:rsidRDefault="00824884" w:rsidP="00824884">
      <w:pPr>
        <w:spacing w:after="0" w:line="240" w:lineRule="auto"/>
        <w:jc w:val="both"/>
        <w:rPr>
          <w:ins w:id="210" w:author="LUYDE" w:date="2026-10-06T20:12:00Z"/>
          <w:rFonts w:ascii="Times New Roman" w:hAnsi="Times New Roman"/>
          <w:sz w:val="24"/>
        </w:rPr>
      </w:pPr>
      <w:ins w:id="211" w:author="LUYDE" w:date="2026-10-06T20:12:00Z">
        <w:r w:rsidRPr="00824884">
          <w:rPr>
            <w:rFonts w:ascii="Times New Roman" w:hAnsi="Times New Roman"/>
            <w:b/>
            <w:bCs/>
            <w:sz w:val="24"/>
            <w:rPrChange w:id="212" w:author="LUYDE" w:date="2026-10-06T20:12:00Z">
              <w:rPr>
                <w:rFonts w:ascii="Times New Roman" w:hAnsi="Times New Roman"/>
                <w:sz w:val="24"/>
              </w:rPr>
            </w:rPrChange>
          </w:rPr>
          <w:t>ORMEÑO RAMOS, J. C.; SUAÑA CRUZATE, J. A.; RONCEROS MORALES, C.</w:t>
        </w:r>
        <w:r w:rsidRPr="00824884">
          <w:rPr>
            <w:rFonts w:ascii="Times New Roman" w:hAnsi="Times New Roman"/>
            <w:sz w:val="24"/>
          </w:rPr>
          <w:t xml:space="preserve"> Green </w:t>
        </w:r>
        <w:proofErr w:type="spellStart"/>
        <w:r w:rsidRPr="00824884">
          <w:rPr>
            <w:rFonts w:ascii="Times New Roman" w:hAnsi="Times New Roman"/>
            <w:sz w:val="24"/>
          </w:rPr>
          <w:t>Computing</w:t>
        </w:r>
        <w:proofErr w:type="spellEnd"/>
        <w:r w:rsidRPr="00824884">
          <w:rPr>
            <w:rFonts w:ascii="Times New Roman" w:hAnsi="Times New Roman"/>
            <w:sz w:val="24"/>
          </w:rPr>
          <w:t xml:space="preserve"> in Data Centers: </w:t>
        </w:r>
        <w:proofErr w:type="spellStart"/>
        <w:r w:rsidRPr="00824884">
          <w:rPr>
            <w:rFonts w:ascii="Times New Roman" w:hAnsi="Times New Roman"/>
            <w:sz w:val="24"/>
          </w:rPr>
          <w:t>Strategies</w:t>
        </w:r>
        <w:proofErr w:type="spellEnd"/>
        <w:r w:rsidRPr="00824884">
          <w:rPr>
            <w:rFonts w:ascii="Times New Roman" w:hAnsi="Times New Roman"/>
            <w:sz w:val="24"/>
          </w:rPr>
          <w:t xml:space="preserve"> for Energy </w:t>
        </w:r>
        <w:proofErr w:type="spellStart"/>
        <w:r w:rsidRPr="00824884">
          <w:rPr>
            <w:rFonts w:ascii="Times New Roman" w:hAnsi="Times New Roman"/>
            <w:sz w:val="24"/>
          </w:rPr>
          <w:t>Optimization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and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Carbon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Footprint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Mitigation</w:t>
        </w:r>
        <w:proofErr w:type="spellEnd"/>
        <w:r w:rsidRPr="00824884">
          <w:rPr>
            <w:rFonts w:ascii="Times New Roman" w:hAnsi="Times New Roman"/>
            <w:sz w:val="24"/>
          </w:rPr>
          <w:t xml:space="preserve"> – A </w:t>
        </w:r>
        <w:proofErr w:type="spellStart"/>
        <w:r w:rsidRPr="00824884">
          <w:rPr>
            <w:rFonts w:ascii="Times New Roman" w:hAnsi="Times New Roman"/>
            <w:sz w:val="24"/>
          </w:rPr>
          <w:t>Systematic</w:t>
        </w:r>
        <w:proofErr w:type="spellEnd"/>
        <w:r w:rsidRPr="00824884">
          <w:rPr>
            <w:rFonts w:ascii="Times New Roman" w:hAnsi="Times New Roman"/>
            <w:sz w:val="24"/>
          </w:rPr>
          <w:t xml:space="preserve"> Review. </w:t>
        </w:r>
        <w:proofErr w:type="spellStart"/>
        <w:r w:rsidRPr="00824884">
          <w:rPr>
            <w:rFonts w:ascii="Times New Roman" w:hAnsi="Times New Roman"/>
            <w:sz w:val="24"/>
          </w:rPr>
          <w:t>Proceedings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of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the</w:t>
        </w:r>
        <w:proofErr w:type="spellEnd"/>
        <w:r w:rsidRPr="00824884">
          <w:rPr>
            <w:rFonts w:ascii="Times New Roman" w:hAnsi="Times New Roman"/>
            <w:sz w:val="24"/>
          </w:rPr>
          <w:t xml:space="preserve"> LACCEI </w:t>
        </w:r>
        <w:proofErr w:type="spellStart"/>
        <w:r w:rsidRPr="00824884">
          <w:rPr>
            <w:rFonts w:ascii="Times New Roman" w:hAnsi="Times New Roman"/>
            <w:sz w:val="24"/>
          </w:rPr>
          <w:t>International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Multi-Conference</w:t>
        </w:r>
        <w:proofErr w:type="spellEnd"/>
        <w:r w:rsidRPr="00824884">
          <w:rPr>
            <w:rFonts w:ascii="Times New Roman" w:hAnsi="Times New Roman"/>
            <w:sz w:val="24"/>
          </w:rPr>
          <w:t xml:space="preserve"> for </w:t>
        </w:r>
        <w:proofErr w:type="spellStart"/>
        <w:r w:rsidRPr="00824884">
          <w:rPr>
            <w:rFonts w:ascii="Times New Roman" w:hAnsi="Times New Roman"/>
            <w:sz w:val="24"/>
          </w:rPr>
          <w:t>Engineering</w:t>
        </w:r>
        <w:proofErr w:type="spellEnd"/>
        <w:r w:rsidRPr="00824884">
          <w:rPr>
            <w:rFonts w:ascii="Times New Roman" w:hAnsi="Times New Roman"/>
            <w:sz w:val="24"/>
          </w:rPr>
          <w:t xml:space="preserve">, </w:t>
        </w:r>
        <w:proofErr w:type="spellStart"/>
        <w:r w:rsidRPr="00824884">
          <w:rPr>
            <w:rFonts w:ascii="Times New Roman" w:hAnsi="Times New Roman"/>
            <w:sz w:val="24"/>
          </w:rPr>
          <w:t>Education</w:t>
        </w:r>
        <w:proofErr w:type="spellEnd"/>
        <w:r w:rsidRPr="00824884">
          <w:rPr>
            <w:rFonts w:ascii="Times New Roman" w:hAnsi="Times New Roman"/>
            <w:sz w:val="24"/>
          </w:rPr>
          <w:t xml:space="preserve">, </w:t>
        </w:r>
        <w:proofErr w:type="spellStart"/>
        <w:r w:rsidRPr="00824884">
          <w:rPr>
            <w:rFonts w:ascii="Times New Roman" w:hAnsi="Times New Roman"/>
            <w:sz w:val="24"/>
          </w:rPr>
          <w:t>and</w:t>
        </w:r>
        <w:proofErr w:type="spellEnd"/>
        <w:r w:rsidRPr="00824884">
          <w:rPr>
            <w:rFonts w:ascii="Times New Roman" w:hAnsi="Times New Roman"/>
            <w:sz w:val="24"/>
          </w:rPr>
          <w:t xml:space="preserve"> Technology, v. 1, n. 14, 2026.</w:t>
        </w:r>
      </w:ins>
    </w:p>
    <w:p w14:paraId="3F376721" w14:textId="77777777" w:rsidR="00824884" w:rsidRPr="00824884" w:rsidRDefault="00824884" w:rsidP="00824884">
      <w:pPr>
        <w:spacing w:after="0" w:line="240" w:lineRule="auto"/>
        <w:jc w:val="both"/>
        <w:rPr>
          <w:ins w:id="213" w:author="LUYDE" w:date="2026-10-06T20:12:00Z"/>
          <w:rFonts w:ascii="Times New Roman" w:hAnsi="Times New Roman"/>
          <w:sz w:val="24"/>
        </w:rPr>
      </w:pPr>
    </w:p>
    <w:p w14:paraId="4BE41803" w14:textId="7E3365A6" w:rsidR="00A93D78" w:rsidDel="00824884" w:rsidRDefault="00824884" w:rsidP="00824884">
      <w:pPr>
        <w:spacing w:before="200" w:line="240" w:lineRule="auto"/>
        <w:rPr>
          <w:del w:id="214" w:author="LUYDE" w:date="2026-10-06T20:12:00Z"/>
          <w:rFonts w:ascii="Times New Roman" w:hAnsi="Times New Roman"/>
          <w:sz w:val="24"/>
        </w:rPr>
      </w:pPr>
      <w:ins w:id="215" w:author="LUYDE" w:date="2026-10-06T20:12:00Z">
        <w:r w:rsidRPr="00824884">
          <w:rPr>
            <w:rFonts w:ascii="Times New Roman" w:hAnsi="Times New Roman"/>
            <w:sz w:val="24"/>
            <w:rPrChange w:id="216" w:author="LUYDE" w:date="2026-10-06T20:12:00Z">
              <w:rPr>
                <w:rFonts w:ascii="Times New Roman" w:hAnsi="Times New Roman"/>
                <w:sz w:val="24"/>
              </w:rPr>
            </w:rPrChange>
          </w:rPr>
          <w:t xml:space="preserve">PUSHPAKUMARI, M. D. et al. Green IT </w:t>
        </w:r>
        <w:proofErr w:type="spellStart"/>
        <w:r w:rsidRPr="00824884">
          <w:rPr>
            <w:rFonts w:ascii="Times New Roman" w:hAnsi="Times New Roman"/>
            <w:sz w:val="24"/>
          </w:rPr>
          <w:t>adoption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within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small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and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medium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enterprises</w:t>
        </w:r>
        <w:proofErr w:type="spellEnd"/>
        <w:r w:rsidRPr="00824884">
          <w:rPr>
            <w:rFonts w:ascii="Times New Roman" w:hAnsi="Times New Roman"/>
            <w:sz w:val="24"/>
          </w:rPr>
          <w:t xml:space="preserve">: a </w:t>
        </w:r>
        <w:proofErr w:type="spellStart"/>
        <w:r w:rsidRPr="00824884">
          <w:rPr>
            <w:rFonts w:ascii="Times New Roman" w:hAnsi="Times New Roman"/>
            <w:sz w:val="24"/>
          </w:rPr>
          <w:t>systematic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literature</w:t>
        </w:r>
        <w:proofErr w:type="spellEnd"/>
        <w:r w:rsidRPr="00824884">
          <w:rPr>
            <w:rFonts w:ascii="Times New Roman" w:hAnsi="Times New Roman"/>
            <w:sz w:val="24"/>
          </w:rPr>
          <w:t xml:space="preserve"> review. </w:t>
        </w:r>
        <w:proofErr w:type="spellStart"/>
        <w:r w:rsidRPr="00824884">
          <w:rPr>
            <w:rFonts w:ascii="Times New Roman" w:hAnsi="Times New Roman"/>
            <w:sz w:val="24"/>
          </w:rPr>
          <w:t>International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Journal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of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Innovation</w:t>
        </w:r>
        <w:proofErr w:type="spellEnd"/>
        <w:r w:rsidRPr="00824884">
          <w:rPr>
            <w:rFonts w:ascii="Times New Roman" w:hAnsi="Times New Roman"/>
            <w:sz w:val="24"/>
          </w:rPr>
          <w:t xml:space="preserve"> </w:t>
        </w:r>
        <w:proofErr w:type="spellStart"/>
        <w:r w:rsidRPr="00824884">
          <w:rPr>
            <w:rFonts w:ascii="Times New Roman" w:hAnsi="Times New Roman"/>
            <w:sz w:val="24"/>
          </w:rPr>
          <w:t>and</w:t>
        </w:r>
        <w:proofErr w:type="spellEnd"/>
        <w:r w:rsidRPr="00824884">
          <w:rPr>
            <w:rFonts w:ascii="Times New Roman" w:hAnsi="Times New Roman"/>
            <w:sz w:val="24"/>
          </w:rPr>
          <w:t xml:space="preserve"> Technology Management, v. 17, n. 1, p. 2050007, 2023.</w:t>
        </w:r>
        <w:r w:rsidRPr="00824884" w:rsidDel="00824884">
          <w:rPr>
            <w:rFonts w:ascii="Times New Roman" w:hAnsi="Times New Roman"/>
            <w:sz w:val="24"/>
            <w:rPrChange w:id="217" w:author="LUYDE" w:date="2026-10-06T20:05:00Z">
              <w:rPr>
                <w:rFonts w:ascii="Times New Roman" w:hAnsi="Times New Roman"/>
                <w:sz w:val="24"/>
              </w:rPr>
            </w:rPrChange>
          </w:rPr>
          <w:t xml:space="preserve"> </w:t>
        </w:r>
      </w:ins>
      <w:del w:id="218" w:author="LUYDE" w:date="2026-10-06T20:12:00Z">
        <w:r w:rsidR="00A93D78" w:rsidRPr="000D02E4" w:rsidDel="00824884">
          <w:rPr>
            <w:rFonts w:ascii="Times New Roman" w:hAnsi="Times New Roman"/>
            <w:sz w:val="24"/>
            <w:rPrChange w:id="219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14CF93AF" w14:textId="7A615625" w:rsidR="00824884" w:rsidRDefault="00824884" w:rsidP="00824884">
      <w:pPr>
        <w:spacing w:before="200" w:line="240" w:lineRule="auto"/>
        <w:rPr>
          <w:ins w:id="220" w:author="LUYDE" w:date="2026-10-06T20:13:00Z"/>
          <w:rFonts w:ascii="Times New Roman" w:hAnsi="Times New Roman"/>
          <w:sz w:val="24"/>
        </w:rPr>
      </w:pPr>
    </w:p>
    <w:p w14:paraId="0332C4C7" w14:textId="4DB3B92B" w:rsidR="00824884" w:rsidRDefault="00824884" w:rsidP="00824884">
      <w:pPr>
        <w:spacing w:before="200" w:line="240" w:lineRule="auto"/>
        <w:rPr>
          <w:ins w:id="221" w:author="LUYDE" w:date="2026-10-06T20:13:00Z"/>
          <w:rFonts w:ascii="Times New Roman" w:hAnsi="Times New Roman"/>
          <w:sz w:val="24"/>
        </w:rPr>
      </w:pPr>
    </w:p>
    <w:p w14:paraId="02D38D47" w14:textId="08DFA16E" w:rsidR="00824884" w:rsidRDefault="00824884" w:rsidP="00824884">
      <w:pPr>
        <w:spacing w:before="200" w:line="240" w:lineRule="auto"/>
        <w:rPr>
          <w:ins w:id="222" w:author="LUYDE" w:date="2026-10-06T20:13:00Z"/>
          <w:rFonts w:ascii="Times New Roman" w:hAnsi="Times New Roman"/>
          <w:sz w:val="24"/>
        </w:rPr>
      </w:pPr>
    </w:p>
    <w:p w14:paraId="0640BB21" w14:textId="7C579400" w:rsidR="00824884" w:rsidRDefault="00824884" w:rsidP="00824884">
      <w:pPr>
        <w:spacing w:before="200" w:line="240" w:lineRule="auto"/>
        <w:rPr>
          <w:ins w:id="223" w:author="LUYDE" w:date="2026-10-06T20:13:00Z"/>
          <w:rFonts w:ascii="Times New Roman" w:hAnsi="Times New Roman"/>
          <w:sz w:val="24"/>
        </w:rPr>
      </w:pPr>
    </w:p>
    <w:p w14:paraId="46D5CFB2" w14:textId="138DB0D0" w:rsidR="00824884" w:rsidRDefault="00824884" w:rsidP="00824884">
      <w:pPr>
        <w:spacing w:before="200" w:line="240" w:lineRule="auto"/>
        <w:rPr>
          <w:ins w:id="224" w:author="LUYDE" w:date="2026-10-06T20:13:00Z"/>
          <w:rFonts w:ascii="Times New Roman" w:hAnsi="Times New Roman"/>
          <w:sz w:val="24"/>
        </w:rPr>
      </w:pPr>
    </w:p>
    <w:p w14:paraId="3DC4EA8A" w14:textId="466674D8" w:rsidR="00824884" w:rsidRDefault="00824884" w:rsidP="00824884">
      <w:pPr>
        <w:spacing w:before="200" w:line="240" w:lineRule="auto"/>
        <w:rPr>
          <w:ins w:id="225" w:author="LUYDE" w:date="2026-10-06T20:13:00Z"/>
          <w:rFonts w:ascii="Times New Roman" w:hAnsi="Times New Roman"/>
          <w:sz w:val="24"/>
        </w:rPr>
      </w:pPr>
    </w:p>
    <w:p w14:paraId="639D4B99" w14:textId="246A1136" w:rsidR="00824884" w:rsidRDefault="00824884" w:rsidP="00824884">
      <w:pPr>
        <w:spacing w:before="200" w:line="240" w:lineRule="auto"/>
        <w:rPr>
          <w:ins w:id="226" w:author="LUYDE" w:date="2026-10-06T20:13:00Z"/>
          <w:rFonts w:ascii="Times New Roman" w:hAnsi="Times New Roman"/>
          <w:sz w:val="24"/>
        </w:rPr>
      </w:pPr>
    </w:p>
    <w:p w14:paraId="14231C49" w14:textId="2200E3EE" w:rsidR="00824884" w:rsidRDefault="00824884" w:rsidP="00824884">
      <w:pPr>
        <w:spacing w:before="200" w:line="240" w:lineRule="auto"/>
        <w:rPr>
          <w:ins w:id="227" w:author="LUYDE" w:date="2026-10-06T20:13:00Z"/>
          <w:rFonts w:ascii="Times New Roman" w:hAnsi="Times New Roman"/>
          <w:sz w:val="24"/>
        </w:rPr>
      </w:pPr>
    </w:p>
    <w:p w14:paraId="1734D8E9" w14:textId="61722601" w:rsidR="00824884" w:rsidRDefault="00824884" w:rsidP="00824884">
      <w:pPr>
        <w:spacing w:before="200" w:line="240" w:lineRule="auto"/>
        <w:rPr>
          <w:ins w:id="228" w:author="LUYDE" w:date="2026-10-06T20:13:00Z"/>
          <w:rFonts w:ascii="Times New Roman" w:hAnsi="Times New Roman"/>
          <w:sz w:val="24"/>
        </w:rPr>
      </w:pPr>
    </w:p>
    <w:p w14:paraId="7328D984" w14:textId="012D7F0A" w:rsidR="00824884" w:rsidRDefault="00824884" w:rsidP="00824884">
      <w:pPr>
        <w:spacing w:before="200" w:line="240" w:lineRule="auto"/>
        <w:rPr>
          <w:ins w:id="229" w:author="LUYDE" w:date="2026-10-06T20:13:00Z"/>
          <w:rFonts w:ascii="Times New Roman" w:hAnsi="Times New Roman"/>
          <w:sz w:val="24"/>
        </w:rPr>
      </w:pPr>
    </w:p>
    <w:p w14:paraId="496F4D44" w14:textId="77777777" w:rsidR="00824884" w:rsidRPr="000D02E4" w:rsidRDefault="00824884" w:rsidP="00824884">
      <w:pPr>
        <w:spacing w:before="200" w:line="240" w:lineRule="auto"/>
        <w:rPr>
          <w:ins w:id="230" w:author="LUYDE" w:date="2026-10-06T20:13:00Z"/>
          <w:rFonts w:ascii="Times New Roman" w:hAnsi="Times New Roman" w:cs="Times New Roman"/>
          <w:sz w:val="24"/>
          <w:szCs w:val="24"/>
          <w:rPrChange w:id="231" w:author="LUYDE" w:date="2026-10-06T20:05:00Z">
            <w:rPr>
              <w:ins w:id="232" w:author="LUYDE" w:date="2026-10-06T20:13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087A0169" w14:textId="19DB091E" w:rsidR="00C708FD" w:rsidRPr="000D02E4" w:rsidRDefault="00C708FD" w:rsidP="00824884">
      <w:pPr>
        <w:spacing w:before="200" w:line="240" w:lineRule="auto"/>
        <w:rPr>
          <w:rFonts w:ascii="Times New Roman" w:hAnsi="Times New Roman" w:cs="Times New Roman"/>
          <w:sz w:val="24"/>
          <w:szCs w:val="24"/>
          <w:rPrChange w:id="233" w:author="LUYDE" w:date="2026-10-06T20:05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234" w:author="LUYDE" w:date="2026-10-06T20:12:00Z">
        <w:r w:rsidRPr="000D02E4" w:rsidDel="00824884">
          <w:rPr>
            <w:rFonts w:ascii="Times New Roman" w:hAnsi="Times New Roman"/>
            <w:sz w:val="24"/>
            <w:rPrChange w:id="235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0D02E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22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202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3519D" w14:textId="77777777" w:rsidR="00E84F15" w:rsidRDefault="00E84F15" w:rsidP="00FC70D8">
      <w:pPr>
        <w:spacing w:after="0" w:line="240" w:lineRule="auto"/>
      </w:pPr>
      <w:r>
        <w:separator/>
      </w:r>
    </w:p>
  </w:endnote>
  <w:endnote w:type="continuationSeparator" w:id="0">
    <w:p w14:paraId="645DCEA7" w14:textId="77777777" w:rsidR="00E84F15" w:rsidRDefault="00E84F15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911C9" w14:textId="77777777" w:rsidR="00E84F15" w:rsidRDefault="00E84F15" w:rsidP="00FC70D8">
      <w:pPr>
        <w:spacing w:after="0" w:line="240" w:lineRule="auto"/>
      </w:pPr>
      <w:r>
        <w:separator/>
      </w:r>
    </w:p>
  </w:footnote>
  <w:footnote w:type="continuationSeparator" w:id="0">
    <w:p w14:paraId="58D0D508" w14:textId="77777777" w:rsidR="00E84F15" w:rsidRDefault="00E84F15" w:rsidP="00FC70D8">
      <w:pPr>
        <w:spacing w:after="0" w:line="240" w:lineRule="auto"/>
      </w:pPr>
      <w:r>
        <w:continuationSeparator/>
      </w:r>
    </w:p>
  </w:footnote>
  <w:footnote w:id="1">
    <w:p w14:paraId="5A37C5F8" w14:textId="2EC586A3" w:rsidR="0072291A" w:rsidRDefault="0072291A" w:rsidP="0072291A">
      <w:pPr>
        <w:pStyle w:val="Textodenotaderodap"/>
        <w:rPr>
          <w:ins w:id="16" w:author="LUYDE" w:date="2026-10-06T20:13:00Z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7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8" w:author="Isabella" w:date="2026-10-06T19:10:00Z">
            <w:rPr>
              <w:color w:val="FF0000"/>
            </w:rPr>
          </w:rPrChange>
        </w:rPr>
        <w:t xml:space="preserve"> </w:t>
      </w:r>
      <w:ins w:id="19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20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1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5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6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8" w:author="Isabella" w:date="2026-10-06T19:10:00Z">
              <w:rPr/>
            </w:rPrChange>
          </w:rPr>
          <w:delText>-</w:delText>
        </w:r>
      </w:del>
      <w:ins w:id="2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30" w:author="Isabella" w:date="2026-10-06T19:10:00Z">
            <w:rPr/>
          </w:rPrChange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3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4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8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40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1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2" w:author="Isabella" w:date="2026-10-06T19:09:00Z">
              <w:rPr/>
            </w:rPrChange>
          </w:rPr>
          <w:delText>Doutorado (máximo 2 linhas).</w:delText>
        </w:r>
      </w:del>
    </w:p>
    <w:p w14:paraId="6ACAE8FD" w14:textId="64A52E64" w:rsidR="00824884" w:rsidRDefault="00824884" w:rsidP="0072291A">
      <w:pPr>
        <w:pStyle w:val="Textodenotaderodap"/>
        <w:rPr>
          <w:ins w:id="43" w:author="LUYDE" w:date="2026-10-06T20:15:00Z"/>
          <w:rFonts w:ascii="Times New Roman" w:hAnsi="Times New Roman" w:cs="Times New Roman"/>
          <w:sz w:val="16"/>
          <w:szCs w:val="16"/>
        </w:rPr>
      </w:pPr>
      <w:ins w:id="44" w:author="LUYDE" w:date="2026-10-06T20:13:00Z">
        <w:r>
          <w:rPr>
            <w:rFonts w:ascii="Times New Roman" w:hAnsi="Times New Roman" w:cs="Times New Roman"/>
            <w:sz w:val="16"/>
            <w:szCs w:val="16"/>
          </w:rPr>
          <w:t>²</w:t>
        </w:r>
      </w:ins>
      <w:ins w:id="45" w:author="LUYDE" w:date="2026-10-06T20:14:00Z">
        <w:r>
          <w:rPr>
            <w:rFonts w:ascii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hAnsi="Times New Roman" w:cs="Times New Roman"/>
            <w:sz w:val="16"/>
            <w:szCs w:val="16"/>
          </w:rPr>
          <w:fldChar w:fldCharType="begin"/>
        </w:r>
        <w:r>
          <w:rPr>
            <w:rFonts w:ascii="Times New Roman" w:hAnsi="Times New Roman" w:cs="Times New Roman"/>
            <w:sz w:val="16"/>
            <w:szCs w:val="16"/>
          </w:rPr>
          <w:instrText xml:space="preserve"> HYPERLINK "mailto:Guilherme.ciatti@cs.brazcubas.edu.br" </w:instrText>
        </w:r>
        <w:r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Pr="00D32506">
          <w:rPr>
            <w:rStyle w:val="Hyperlink"/>
            <w:rFonts w:ascii="Times New Roman" w:hAnsi="Times New Roman" w:cs="Times New Roman"/>
            <w:sz w:val="16"/>
            <w:szCs w:val="16"/>
          </w:rPr>
          <w:t>Guilherme.ciatti@cs.brazcubas.edu.br</w:t>
        </w:r>
        <w:r>
          <w:rPr>
            <w:rFonts w:ascii="Times New Roman" w:hAnsi="Times New Roman" w:cs="Times New Roman"/>
            <w:sz w:val="16"/>
            <w:szCs w:val="16"/>
          </w:rPr>
          <w:fldChar w:fldCharType="end"/>
        </w:r>
        <w:r>
          <w:rPr>
            <w:rFonts w:ascii="Times New Roman" w:hAnsi="Times New Roman" w:cs="Times New Roman"/>
            <w:sz w:val="16"/>
            <w:szCs w:val="16"/>
          </w:rPr>
          <w:t xml:space="preserve"> – 47440325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  <w:proofErr w:type="spellStart"/>
        <w:r>
          <w:rPr>
            <w:rFonts w:ascii="Times New Roman" w:hAnsi="Times New Roman" w:cs="Times New Roman"/>
            <w:sz w:val="16"/>
            <w:szCs w:val="16"/>
          </w:rPr>
          <w:t>Ciencia</w:t>
        </w:r>
        <w:proofErr w:type="spellEnd"/>
        <w:r>
          <w:rPr>
            <w:rFonts w:ascii="Times New Roman" w:hAnsi="Times New Roman" w:cs="Times New Roman"/>
            <w:sz w:val="16"/>
            <w:szCs w:val="16"/>
          </w:rPr>
          <w:t xml:space="preserve"> da Computação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(</w:t>
        </w:r>
        <w:r>
          <w:rPr>
            <w:rFonts w:ascii="Times New Roman" w:hAnsi="Times New Roman" w:cs="Times New Roman"/>
            <w:sz w:val="16"/>
            <w:szCs w:val="16"/>
          </w:rPr>
          <w:t>2</w:t>
        </w:r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  <w:p w14:paraId="2FF1AFAF" w14:textId="2CDFB8C8" w:rsidR="00824884" w:rsidRPr="00824884" w:rsidRDefault="00824884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  <w:vertAlign w:val="baseline"/>
          <w:rPrChange w:id="46" w:author="LUYDE" w:date="2026-10-06T20:16:00Z">
            <w:rPr>
              <w:rStyle w:val="Refdenotaderodap"/>
              <w:rFonts w:ascii="Times New Roman" w:hAnsi="Times New Roman" w:cs="Times New Roman"/>
              <w:sz w:val="16"/>
              <w:szCs w:val="16"/>
            </w:rPr>
          </w:rPrChange>
        </w:rPr>
      </w:pPr>
      <w:ins w:id="47" w:author="LUYDE" w:date="2026-10-06T20:15:00Z">
        <w:r>
          <w:rPr>
            <w:rFonts w:ascii="Times New Roman" w:hAnsi="Times New Roman" w:cs="Times New Roman"/>
            <w:sz w:val="16"/>
            <w:szCs w:val="16"/>
          </w:rPr>
          <w:t xml:space="preserve">³luyde.amorim@cs.brazcubas.edu.br </w:t>
        </w:r>
        <w:r>
          <w:rPr>
            <w:rFonts w:ascii="Times New Roman" w:hAnsi="Times New Roman" w:cs="Times New Roman"/>
            <w:sz w:val="16"/>
            <w:szCs w:val="16"/>
          </w:rPr>
          <w:t>– 4</w:t>
        </w:r>
        <w:r>
          <w:rPr>
            <w:rFonts w:ascii="Times New Roman" w:hAnsi="Times New Roman" w:cs="Times New Roman"/>
            <w:sz w:val="16"/>
            <w:szCs w:val="16"/>
          </w:rPr>
          <w:t>9746952</w:t>
        </w:r>
        <w:r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  <w:proofErr w:type="spellStart"/>
        <w:r>
          <w:rPr>
            <w:rFonts w:ascii="Times New Roman" w:hAnsi="Times New Roman" w:cs="Times New Roman"/>
            <w:sz w:val="16"/>
            <w:szCs w:val="16"/>
          </w:rPr>
          <w:t>Ciencia</w:t>
        </w:r>
        <w:proofErr w:type="spellEnd"/>
        <w:r>
          <w:rPr>
            <w:rFonts w:ascii="Times New Roman" w:hAnsi="Times New Roman" w:cs="Times New Roman"/>
            <w:sz w:val="16"/>
            <w:szCs w:val="16"/>
          </w:rPr>
          <w:t xml:space="preserve"> da Computação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(</w:t>
        </w:r>
      </w:ins>
      <w:ins w:id="48" w:author="LUYDE" w:date="2026-10-06T20:16:00Z">
        <w:r>
          <w:rPr>
            <w:rFonts w:ascii="Times New Roman" w:hAnsi="Times New Roman" w:cs="Times New Roman"/>
            <w:sz w:val="16"/>
            <w:szCs w:val="16"/>
          </w:rPr>
          <w:t>1</w:t>
        </w:r>
      </w:ins>
      <w:ins w:id="49" w:author="LUYDE" w:date="2026-10-06T20:15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</w:footnote>
  <w:footnote w:id="2">
    <w:p w14:paraId="28B2AF9C" w14:textId="77777777" w:rsidR="00FC70D8" w:rsidRPr="006D5DF8" w:rsidDel="000D02E4" w:rsidRDefault="00FC70D8">
      <w:pPr>
        <w:pStyle w:val="Textodenotaderodap"/>
        <w:rPr>
          <w:del w:id="54" w:author="LUYDE" w:date="2026-10-06T19:59:00Z"/>
          <w:rFonts w:ascii="Times New Roman" w:hAnsi="Times New Roman" w:cs="Times New Roman"/>
          <w:sz w:val="16"/>
          <w:szCs w:val="16"/>
        </w:rPr>
      </w:pPr>
      <w:del w:id="55" w:author="LUYDE" w:date="2026-10-06T19:59:00Z">
        <w:r w:rsidRPr="006D5DF8" w:rsidDel="000D02E4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5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  <w:rPrChange w:id="57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  <w:rPrChange w:id="5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  <w:rPrChange w:id="5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3">
    <w:p w14:paraId="6A07B874" w14:textId="77777777" w:rsidR="00595417" w:rsidRPr="006D5DF8" w:rsidDel="000D02E4" w:rsidRDefault="00595417">
      <w:pPr>
        <w:pStyle w:val="Textodenotaderodap"/>
        <w:rPr>
          <w:del w:id="75" w:author="LUYDE" w:date="2026-10-06T20:00:00Z"/>
          <w:rFonts w:ascii="Times New Roman" w:hAnsi="Times New Roman" w:cs="Times New Roman"/>
          <w:sz w:val="16"/>
          <w:szCs w:val="16"/>
        </w:rPr>
      </w:pPr>
      <w:del w:id="76" w:author="LUYDE" w:date="2026-10-06T20:00:00Z">
        <w:r w:rsidRPr="006D5DF8" w:rsidDel="000D02E4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77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7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7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56C52CA4" w:rsidR="00595417" w:rsidRDefault="00595417">
      <w:pPr>
        <w:pStyle w:val="Textodenotaderodap"/>
        <w:rPr>
          <w:ins w:id="86" w:author="LUYDE" w:date="2026-10-06T20:20:00Z"/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87" w:author="LUYDE" w:date="2026-10-06T20:16:00Z">
        <w:r w:rsidR="00824884">
          <w:rPr>
            <w:rFonts w:ascii="Times New Roman" w:hAnsi="Times New Roman" w:cs="Times New Roman"/>
            <w:sz w:val="16"/>
            <w:szCs w:val="16"/>
          </w:rPr>
          <w:t>Gabriel.silva016@cs.brazcubas.edu.br</w:t>
        </w:r>
      </w:ins>
      <w:del w:id="88" w:author="LUYDE" w:date="2026-10-06T20:13:00Z">
        <w:r w:rsidRPr="006D5DF8" w:rsidDel="00824884">
          <w:rPr>
            <w:rFonts w:ascii="Times New Roman" w:hAnsi="Times New Roman" w:cs="Times New Roman"/>
            <w:sz w:val="16"/>
            <w:szCs w:val="16"/>
            <w:rPrChange w:id="8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9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91" w:author="LUYDE" w:date="2026-10-06T20:16:00Z">
        <w:r w:rsidR="00824884">
          <w:rPr>
            <w:rFonts w:ascii="Times New Roman" w:hAnsi="Times New Roman" w:cs="Times New Roman"/>
            <w:sz w:val="16"/>
            <w:szCs w:val="16"/>
          </w:rPr>
          <w:t>48827894</w:t>
        </w:r>
      </w:ins>
      <w:del w:id="92" w:author="LUYDE" w:date="2026-10-06T20:16:00Z">
        <w:r w:rsidRPr="006D5DF8" w:rsidDel="00824884">
          <w:rPr>
            <w:rFonts w:ascii="Times New Roman" w:hAnsi="Times New Roman" w:cs="Times New Roman"/>
            <w:sz w:val="16"/>
            <w:szCs w:val="16"/>
            <w:rPrChange w:id="9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Pr="006D5DF8">
        <w:rPr>
          <w:rFonts w:ascii="Times New Roman" w:hAnsi="Times New Roman" w:cs="Times New Roman"/>
          <w:sz w:val="16"/>
          <w:szCs w:val="16"/>
          <w:rPrChange w:id="9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Centro Universitário Braz Cubas - Graduando em </w:t>
      </w:r>
      <w:del w:id="95" w:author="LUYDE" w:date="2026-10-06T20:16:00Z">
        <w:r w:rsidRPr="006D5DF8" w:rsidDel="00824884">
          <w:rPr>
            <w:rFonts w:ascii="Times New Roman" w:hAnsi="Times New Roman" w:cs="Times New Roman"/>
            <w:sz w:val="16"/>
            <w:szCs w:val="16"/>
          </w:rPr>
          <w:delText>Análise e Desenvolvimento de Sistemas (</w:delText>
        </w:r>
        <w:r w:rsidRPr="006D5DF8" w:rsidDel="00824884">
          <w:rPr>
            <w:rFonts w:ascii="Times New Roman" w:hAnsi="Times New Roman" w:cs="Times New Roman"/>
            <w:sz w:val="16"/>
            <w:szCs w:val="16"/>
            <w:rPrChange w:id="9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824884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  <w:proofErr w:type="spellStart"/>
      <w:ins w:id="97" w:author="LUYDE" w:date="2026-10-06T20:16:00Z">
        <w:r w:rsidR="00824884">
          <w:rPr>
            <w:rFonts w:ascii="Times New Roman" w:hAnsi="Times New Roman" w:cs="Times New Roman"/>
            <w:sz w:val="16"/>
            <w:szCs w:val="16"/>
          </w:rPr>
          <w:t>Ciencia</w:t>
        </w:r>
        <w:proofErr w:type="spellEnd"/>
        <w:r w:rsidR="00824884">
          <w:rPr>
            <w:rFonts w:ascii="Times New Roman" w:hAnsi="Times New Roman" w:cs="Times New Roman"/>
            <w:sz w:val="16"/>
            <w:szCs w:val="16"/>
          </w:rPr>
          <w:t xml:space="preserve"> da C</w:t>
        </w:r>
      </w:ins>
      <w:ins w:id="98" w:author="LUYDE" w:date="2026-10-06T20:19:00Z">
        <w:r w:rsidR="00B960E1">
          <w:rPr>
            <w:rFonts w:ascii="Times New Roman" w:hAnsi="Times New Roman" w:cs="Times New Roman"/>
            <w:sz w:val="16"/>
            <w:szCs w:val="16"/>
          </w:rPr>
          <w:t>omputação</w:t>
        </w:r>
      </w:ins>
      <w:ins w:id="99" w:author="LUYDE" w:date="2026-10-06T20:20:00Z">
        <w:r w:rsidR="00B960E1">
          <w:rPr>
            <w:rFonts w:ascii="Times New Roman" w:hAnsi="Times New Roman" w:cs="Times New Roman"/>
            <w:sz w:val="16"/>
            <w:szCs w:val="16"/>
          </w:rPr>
          <w:t xml:space="preserve"> (</w:t>
        </w:r>
      </w:ins>
      <w:ins w:id="100" w:author="LUYDE" w:date="2026-10-06T20:19:00Z">
        <w:r w:rsidR="00B960E1">
          <w:rPr>
            <w:rFonts w:ascii="Times New Roman" w:hAnsi="Times New Roman" w:cs="Times New Roman"/>
            <w:sz w:val="16"/>
            <w:szCs w:val="16"/>
          </w:rPr>
          <w:t>1ºsemestre</w:t>
        </w:r>
      </w:ins>
      <w:ins w:id="101" w:author="LUYDE" w:date="2026-10-06T20:20:00Z">
        <w:r w:rsidR="00B960E1">
          <w:rPr>
            <w:rFonts w:ascii="Times New Roman" w:hAnsi="Times New Roman" w:cs="Times New Roman"/>
            <w:sz w:val="16"/>
            <w:szCs w:val="16"/>
          </w:rPr>
          <w:t>)</w:t>
        </w:r>
      </w:ins>
    </w:p>
    <w:p w14:paraId="654E82F7" w14:textId="6AB4BB83" w:rsidR="00B960E1" w:rsidRDefault="00B960E1">
      <w:pPr>
        <w:pStyle w:val="Textodenotaderodap"/>
        <w:rPr>
          <w:ins w:id="102" w:author="LUYDE" w:date="2026-10-06T20:19:00Z"/>
          <w:rFonts w:ascii="Times New Roman" w:hAnsi="Times New Roman" w:cs="Times New Roman"/>
          <w:sz w:val="16"/>
          <w:szCs w:val="16"/>
        </w:rPr>
      </w:pPr>
      <w:ins w:id="103" w:author="LUYDE" w:date="2026-10-06T20:20:00Z">
        <w:r w:rsidRPr="00A3156A">
          <w:t>⁵</w:t>
        </w:r>
        <w:r w:rsidRPr="00B960E1">
          <w:rPr>
            <w:rFonts w:ascii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hAnsi="Times New Roman" w:cs="Times New Roman"/>
            <w:sz w:val="16"/>
            <w:szCs w:val="16"/>
          </w:rPr>
          <w:t>lu</w:t>
        </w:r>
        <w:r>
          <w:rPr>
            <w:rFonts w:ascii="Times New Roman" w:hAnsi="Times New Roman" w:cs="Times New Roman"/>
            <w:sz w:val="16"/>
            <w:szCs w:val="16"/>
          </w:rPr>
          <w:t>izjunior004</w:t>
        </w:r>
      </w:ins>
      <w:ins w:id="104" w:author="LUYDE" w:date="2026-10-06T20:21:00Z">
        <w:r>
          <w:rPr>
            <w:rFonts w:ascii="Times New Roman" w:hAnsi="Times New Roman" w:cs="Times New Roman"/>
            <w:sz w:val="16"/>
            <w:szCs w:val="16"/>
          </w:rPr>
          <w:t>@</w:t>
        </w:r>
      </w:ins>
      <w:ins w:id="105" w:author="LUYDE" w:date="2026-10-06T20:20:00Z">
        <w:r>
          <w:rPr>
            <w:rFonts w:ascii="Times New Roman" w:hAnsi="Times New Roman" w:cs="Times New Roman"/>
            <w:sz w:val="16"/>
            <w:szCs w:val="16"/>
          </w:rPr>
          <w:t>cs.brazcubas.edu.br – 4</w:t>
        </w:r>
      </w:ins>
      <w:ins w:id="106" w:author="LUYDE" w:date="2026-10-06T20:21:00Z">
        <w:r>
          <w:rPr>
            <w:rFonts w:ascii="Times New Roman" w:hAnsi="Times New Roman" w:cs="Times New Roman"/>
            <w:sz w:val="16"/>
            <w:szCs w:val="16"/>
          </w:rPr>
          <w:t>8007226</w:t>
        </w:r>
      </w:ins>
      <w:ins w:id="107" w:author="LUYDE" w:date="2026-10-06T20:20:00Z">
        <w:r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  <w:proofErr w:type="spellStart"/>
        <w:r>
          <w:rPr>
            <w:rFonts w:ascii="Times New Roman" w:hAnsi="Times New Roman" w:cs="Times New Roman"/>
            <w:sz w:val="16"/>
            <w:szCs w:val="16"/>
          </w:rPr>
          <w:t>Ciencia</w:t>
        </w:r>
        <w:proofErr w:type="spellEnd"/>
        <w:r>
          <w:rPr>
            <w:rFonts w:ascii="Times New Roman" w:hAnsi="Times New Roman" w:cs="Times New Roman"/>
            <w:sz w:val="16"/>
            <w:szCs w:val="16"/>
          </w:rPr>
          <w:t xml:space="preserve"> da Computação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(</w:t>
        </w:r>
      </w:ins>
      <w:ins w:id="108" w:author="LUYDE" w:date="2026-10-06T20:21:00Z">
        <w:r>
          <w:rPr>
            <w:rFonts w:ascii="Times New Roman" w:hAnsi="Times New Roman" w:cs="Times New Roman"/>
            <w:sz w:val="16"/>
            <w:szCs w:val="16"/>
          </w:rPr>
          <w:t>2</w:t>
        </w:r>
      </w:ins>
      <w:ins w:id="109" w:author="LUYDE" w:date="2026-10-06T20:20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  <w:p w14:paraId="7987339A" w14:textId="77777777" w:rsidR="00B960E1" w:rsidRPr="00595417" w:rsidRDefault="00B960E1">
      <w:pPr>
        <w:pStyle w:val="Textodenotaderodap"/>
        <w:rPr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YDE">
    <w15:presenceInfo w15:providerId="AD" w15:userId="S::luyde.cerqueira@cs.brazcubas.edu.br::236e0615-25e2-4124-9161-f6e5dbd6fdd6"/>
  </w15:person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0D02E4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38A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24884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960E1"/>
    <w:rsid w:val="00BB1BED"/>
    <w:rsid w:val="00BC1501"/>
    <w:rsid w:val="00C259E1"/>
    <w:rsid w:val="00C708FD"/>
    <w:rsid w:val="00CC7DDE"/>
    <w:rsid w:val="00CD4A34"/>
    <w:rsid w:val="00CF5578"/>
    <w:rsid w:val="00CF7C84"/>
    <w:rsid w:val="00D12518"/>
    <w:rsid w:val="00D716B8"/>
    <w:rsid w:val="00DC2717"/>
    <w:rsid w:val="00E13575"/>
    <w:rsid w:val="00E1616A"/>
    <w:rsid w:val="00E6025C"/>
    <w:rsid w:val="00E80D60"/>
    <w:rsid w:val="00E84F15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248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96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913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LUYDE</cp:lastModifiedBy>
  <cp:revision>21</cp:revision>
  <cp:lastPrinted>2021-08-29T20:44:00Z</cp:lastPrinted>
  <dcterms:created xsi:type="dcterms:W3CDTF">2022-03-18T16:02:00Z</dcterms:created>
  <dcterms:modified xsi:type="dcterms:W3CDTF">2026-10-06T23:45:00Z</dcterms:modified>
</cp:coreProperties>
</file>